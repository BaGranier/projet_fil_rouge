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6A4B5" w14:textId="7A4F752C" w:rsidR="00C34AB9" w:rsidRDefault="00FC4A59" w:rsidP="00FC4A59">
      <w:r w:rsidRPr="00FC4A59">
        <w:t>Ration</w:t>
      </w:r>
      <w:r w:rsidR="00C34AB9">
        <w:t>ing</w:t>
      </w:r>
      <w:r w:rsidRPr="00FC4A59">
        <w:t xml:space="preserve"> is a crucial </w:t>
      </w:r>
      <w:r w:rsidR="003F19FC">
        <w:t>task</w:t>
      </w:r>
      <w:r w:rsidRPr="00FC4A59">
        <w:t xml:space="preserve"> in animal nutrition</w:t>
      </w:r>
      <w:ins w:id="0" w:author="Gilles Tran" w:date="2025-02-17T17:50:00Z" w16du:dateUtc="2025-02-17T16:50:00Z">
        <w:r w:rsidR="00DB416C">
          <w:t xml:space="preserve"> as</w:t>
        </w:r>
      </w:ins>
      <w:del w:id="1" w:author="Gilles Tran" w:date="2025-02-17T17:50:00Z" w16du:dateUtc="2025-02-17T16:50:00Z">
        <w:r w:rsidRPr="00FC4A59" w:rsidDel="00DB416C">
          <w:delText>.</w:delText>
        </w:r>
      </w:del>
      <w:r w:rsidRPr="00FC4A59">
        <w:t xml:space="preserve"> </w:t>
      </w:r>
      <w:ins w:id="2" w:author="Gilles Tran" w:date="2025-02-17T17:50:00Z" w16du:dateUtc="2025-02-17T16:50:00Z">
        <w:r w:rsidR="00DB416C">
          <w:t>r</w:t>
        </w:r>
      </w:ins>
      <w:del w:id="3" w:author="Gilles Tran" w:date="2025-02-17T17:50:00Z" w16du:dateUtc="2025-02-17T16:50:00Z">
        <w:r w:rsidRPr="00FC4A59" w:rsidDel="00DB416C">
          <w:delText>R</w:delText>
        </w:r>
      </w:del>
      <w:r w:rsidRPr="00FC4A59">
        <w:t xml:space="preserve">ations must meet the animal's </w:t>
      </w:r>
      <w:r w:rsidR="00EC4534">
        <w:t>protein</w:t>
      </w:r>
      <w:r w:rsidRPr="00FC4A59">
        <w:t xml:space="preserve"> and energy requirements </w:t>
      </w:r>
      <w:del w:id="4" w:author="Gilles Tran" w:date="2025-02-17T17:46:00Z" w16du:dateUtc="2025-02-17T16:46:00Z">
        <w:r w:rsidRPr="00FC4A59" w:rsidDel="001F7993">
          <w:delText xml:space="preserve">in order </w:delText>
        </w:r>
      </w:del>
      <w:r w:rsidRPr="00FC4A59">
        <w:t xml:space="preserve">to maximise </w:t>
      </w:r>
      <w:del w:id="5" w:author="Gilles Tran" w:date="2025-02-17T17:46:00Z" w16du:dateUtc="2025-02-17T16:46:00Z">
        <w:r w:rsidRPr="00FC4A59" w:rsidDel="001F7993">
          <w:delText xml:space="preserve">yield </w:delText>
        </w:r>
      </w:del>
      <w:ins w:id="6" w:author="Gilles Tran" w:date="2025-02-17T17:50:00Z" w16du:dateUtc="2025-02-17T16:50:00Z">
        <w:r w:rsidR="00DB416C">
          <w:t>its</w:t>
        </w:r>
      </w:ins>
      <w:ins w:id="7" w:author="Gilles Tran" w:date="2025-02-17T17:46:00Z" w16du:dateUtc="2025-02-17T16:46:00Z">
        <w:r w:rsidR="001F7993">
          <w:t xml:space="preserve"> performance</w:t>
        </w:r>
        <w:r w:rsidR="001F7993" w:rsidRPr="00FC4A59">
          <w:t xml:space="preserve"> </w:t>
        </w:r>
      </w:ins>
      <w:r w:rsidRPr="00FC4A59">
        <w:t xml:space="preserve">and minimise </w:t>
      </w:r>
      <w:ins w:id="8" w:author="Gilles Tran" w:date="2025-02-17T17:47:00Z" w16du:dateUtc="2025-02-17T16:47:00Z">
        <w:r w:rsidR="001F7993">
          <w:t xml:space="preserve">feed </w:t>
        </w:r>
      </w:ins>
      <w:r w:rsidRPr="00FC4A59">
        <w:t xml:space="preserve">costs. </w:t>
      </w:r>
      <w:r w:rsidR="00914483">
        <w:t xml:space="preserve">In France, </w:t>
      </w:r>
      <w:ins w:id="9" w:author="Gilles Tran" w:date="2025-02-17T17:43:00Z" w16du:dateUtc="2025-02-17T16:43:00Z">
        <w:r w:rsidR="001F7993">
          <w:t xml:space="preserve">INRAE has developed over the years a </w:t>
        </w:r>
      </w:ins>
      <w:ins w:id="10" w:author="Gilles Tran" w:date="2025-02-17T17:45:00Z" w16du:dateUtc="2025-02-17T16:45:00Z">
        <w:r w:rsidR="001F7993">
          <w:t>comprehensive</w:t>
        </w:r>
      </w:ins>
      <w:ins w:id="11" w:author="Gilles Tran" w:date="2025-02-17T17:44:00Z" w16du:dateUtc="2025-02-17T16:44:00Z">
        <w:r w:rsidR="001F7993">
          <w:t xml:space="preserve"> system for calculating the energy and p</w:t>
        </w:r>
      </w:ins>
      <w:ins w:id="12" w:author="Gilles Tran" w:date="2025-02-17T17:45:00Z" w16du:dateUtc="2025-02-17T16:45:00Z">
        <w:r w:rsidR="001F7993">
          <w:t>rotein values</w:t>
        </w:r>
      </w:ins>
      <w:ins w:id="13" w:author="Gilles Tran" w:date="2025-02-17T17:54:00Z" w16du:dateUtc="2025-02-17T16:54:00Z">
        <w:r w:rsidR="00DB416C">
          <w:t xml:space="preserve"> of forages</w:t>
        </w:r>
      </w:ins>
      <w:ins w:id="14" w:author="Gilles Tran" w:date="2025-02-17T17:45:00Z" w16du:dateUtc="2025-02-17T16:45:00Z">
        <w:r w:rsidR="001F7993">
          <w:t xml:space="preserve"> for ruminants, based on </w:t>
        </w:r>
      </w:ins>
      <w:ins w:id="15" w:author="Gilles Tran" w:date="2025-02-17T17:46:00Z" w16du:dateUtc="2025-02-17T16:46:00Z">
        <w:r w:rsidR="001F7993">
          <w:t>numerous equations</w:t>
        </w:r>
      </w:ins>
      <w:ins w:id="16" w:author="Gilles Tran" w:date="2025-02-17T17:47:00Z" w16du:dateUtc="2025-02-17T16:47:00Z">
        <w:r w:rsidR="001F7993">
          <w:t xml:space="preserve"> that depend on the</w:t>
        </w:r>
      </w:ins>
      <w:ins w:id="17" w:author="Gilles Tran" w:date="2025-02-17T17:53:00Z" w16du:dateUtc="2025-02-17T16:53:00Z">
        <w:r w:rsidR="00DB416C">
          <w:t xml:space="preserve"> chemical composition, on the</w:t>
        </w:r>
      </w:ins>
      <w:ins w:id="18" w:author="Gilles Tran" w:date="2025-02-17T17:47:00Z" w16du:dateUtc="2025-02-17T16:47:00Z">
        <w:r w:rsidR="001F7993">
          <w:t xml:space="preserve"> plant species, its stage of maturity</w:t>
        </w:r>
      </w:ins>
      <w:ins w:id="19" w:author="Gilles Tran" w:date="2025-02-17T17:49:00Z" w16du:dateUtc="2025-02-17T16:49:00Z">
        <w:r w:rsidR="00DB416C">
          <w:t>,</w:t>
        </w:r>
      </w:ins>
      <w:ins w:id="20" w:author="Gilles Tran" w:date="2025-02-17T17:47:00Z" w16du:dateUtc="2025-02-17T16:47:00Z">
        <w:r w:rsidR="001F7993">
          <w:t xml:space="preserve"> and </w:t>
        </w:r>
      </w:ins>
      <w:ins w:id="21" w:author="Gilles Tran" w:date="2025-02-17T17:48:00Z" w16du:dateUtc="2025-02-17T16:48:00Z">
        <w:r w:rsidR="00DB416C">
          <w:t xml:space="preserve">many </w:t>
        </w:r>
      </w:ins>
      <w:ins w:id="22" w:author="Gilles Tran" w:date="2025-02-17T17:47:00Z" w16du:dateUtc="2025-02-17T16:47:00Z">
        <w:r w:rsidR="001F7993">
          <w:t xml:space="preserve">other </w:t>
        </w:r>
        <w:r w:rsidR="00DB416C">
          <w:t>information</w:t>
        </w:r>
      </w:ins>
      <w:ins w:id="23" w:author="Gilles Tran" w:date="2025-02-17T17:49:00Z" w16du:dateUtc="2025-02-17T16:49:00Z">
        <w:r w:rsidR="00DB416C">
          <w:t xml:space="preserve">. </w:t>
        </w:r>
      </w:ins>
      <w:ins w:id="24" w:author="Gilles Tran" w:date="2025-02-17T17:50:00Z" w16du:dateUtc="2025-02-17T16:50:00Z">
        <w:r w:rsidR="00DB416C">
          <w:t xml:space="preserve">Because </w:t>
        </w:r>
      </w:ins>
      <w:ins w:id="25" w:author="Gilles Tran" w:date="2025-02-17T17:53:00Z" w16du:dateUtc="2025-02-17T16:53:00Z">
        <w:r w:rsidR="00DB416C">
          <w:t>such information</w:t>
        </w:r>
      </w:ins>
      <w:ins w:id="26" w:author="Gilles Tran" w:date="2025-02-17T17:50:00Z" w16du:dateUtc="2025-02-17T16:50:00Z">
        <w:r w:rsidR="00DB416C">
          <w:t xml:space="preserve"> </w:t>
        </w:r>
      </w:ins>
      <w:ins w:id="27" w:author="Gilles Tran" w:date="2025-02-17T17:53:00Z" w16du:dateUtc="2025-02-17T16:53:00Z">
        <w:r w:rsidR="00DB416C">
          <w:t xml:space="preserve">is </w:t>
        </w:r>
      </w:ins>
      <w:ins w:id="28" w:author="Gilles Tran" w:date="2025-02-17T17:48:00Z" w16du:dateUtc="2025-02-17T16:48:00Z">
        <w:r w:rsidR="00DB416C">
          <w:t xml:space="preserve">not </w:t>
        </w:r>
      </w:ins>
      <w:ins w:id="29" w:author="Gilles Tran" w:date="2025-02-17T17:54:00Z" w16du:dateUtc="2025-02-17T16:54:00Z">
        <w:r w:rsidR="00DB416C">
          <w:t xml:space="preserve">always </w:t>
        </w:r>
      </w:ins>
      <w:ins w:id="30" w:author="Gilles Tran" w:date="2025-02-17T17:48:00Z" w16du:dateUtc="2025-02-17T16:48:00Z">
        <w:r w:rsidR="00DB416C">
          <w:t>available</w:t>
        </w:r>
      </w:ins>
      <w:ins w:id="31" w:author="Gilles Tran" w:date="2025-02-17T17:50:00Z" w16du:dateUtc="2025-02-17T16:50:00Z">
        <w:r w:rsidR="00DB416C">
          <w:t>, calculating</w:t>
        </w:r>
      </w:ins>
      <w:ins w:id="32" w:author="Gilles Tran" w:date="2025-02-17T17:51:00Z" w16du:dateUtc="2025-02-17T16:51:00Z">
        <w:r w:rsidR="00DB416C">
          <w:t xml:space="preserve"> the </w:t>
        </w:r>
      </w:ins>
      <w:ins w:id="33" w:author="Gilles Tran" w:date="2025-02-17T17:54:00Z" w16du:dateUtc="2025-02-17T16:54:00Z">
        <w:r w:rsidR="00DB416C">
          <w:t xml:space="preserve">nutritional </w:t>
        </w:r>
      </w:ins>
      <w:ins w:id="34" w:author="Gilles Tran" w:date="2025-02-17T17:51:00Z" w16du:dateUtc="2025-02-17T16:51:00Z">
        <w:r w:rsidR="00DB416C">
          <w:t>valu</w:t>
        </w:r>
      </w:ins>
      <w:ins w:id="35" w:author="Gilles Tran" w:date="2025-02-17T17:54:00Z" w16du:dateUtc="2025-02-17T16:54:00Z">
        <w:r w:rsidR="00DB416C">
          <w:t xml:space="preserve">es </w:t>
        </w:r>
      </w:ins>
      <w:ins w:id="36" w:author="Gilles Tran" w:date="2025-02-17T17:56:00Z" w16du:dateUtc="2025-02-17T16:56:00Z">
        <w:r w:rsidR="00DB416C">
          <w:t xml:space="preserve">of forages </w:t>
        </w:r>
      </w:ins>
      <w:ins w:id="37" w:author="Gilles Tran" w:date="2025-02-17T17:54:00Z" w16du:dateUtc="2025-02-17T16:54:00Z">
        <w:r w:rsidR="00DB416C">
          <w:t>can be challenging</w:t>
        </w:r>
      </w:ins>
      <w:del w:id="38" w:author="Gilles Tran" w:date="2025-02-17T17:46:00Z" w16du:dateUtc="2025-02-17T16:46:00Z">
        <w:r w:rsidR="00914483" w:rsidDel="001F7993">
          <w:delText>the renovation of the French Feeding System for ruminants resulted in a complex and costly process to c</w:delText>
        </w:r>
        <w:r w:rsidR="003F19FC" w:rsidDel="001F7993">
          <w:delText>alcula</w:delText>
        </w:r>
        <w:r w:rsidR="00914483" w:rsidDel="001F7993">
          <w:delText>te</w:delText>
        </w:r>
        <w:r w:rsidR="003F19FC" w:rsidDel="001F7993">
          <w:delText xml:space="preserve"> energy and protein values of feeds and forages</w:delText>
        </w:r>
      </w:del>
      <w:del w:id="39" w:author="Gilles Tran" w:date="2025-02-17T17:55:00Z" w16du:dateUtc="2025-02-17T16:55:00Z">
        <w:r w:rsidR="00914483" w:rsidDel="00DB416C">
          <w:delText xml:space="preserve">. </w:delText>
        </w:r>
        <w:r w:rsidRPr="003F19FC" w:rsidDel="00DB416C">
          <w:rPr>
            <w:strike/>
          </w:rPr>
          <w:delText>Calculating the chemical and energetic characteristics of feeds</w:delText>
        </w:r>
        <w:r w:rsidR="00914483" w:rsidDel="00DB416C">
          <w:delText>.</w:delText>
        </w:r>
        <w:r w:rsidR="00C34AB9" w:rsidDel="00DB416C">
          <w:delText xml:space="preserve"> Finding automated </w:delText>
        </w:r>
        <w:commentRangeStart w:id="40"/>
        <w:r w:rsidR="00C34AB9" w:rsidDel="00DB416C">
          <w:delText>methods</w:delText>
        </w:r>
        <w:commentRangeEnd w:id="40"/>
        <w:r w:rsidR="004738D2" w:rsidDel="00DB416C">
          <w:rPr>
            <w:rStyle w:val="Marquedecommentaire"/>
          </w:rPr>
          <w:commentReference w:id="40"/>
        </w:r>
        <w:r w:rsidR="00C34AB9" w:rsidDel="00DB416C">
          <w:delText xml:space="preserve"> to calculate them </w:delText>
        </w:r>
        <w:r w:rsidR="00914483" w:rsidRPr="00C34AB9" w:rsidDel="00DB416C">
          <w:rPr>
            <w:strike/>
          </w:rPr>
          <w:delText>A</w:delText>
        </w:r>
        <w:r w:rsidRPr="00C34AB9" w:rsidDel="00DB416C">
          <w:rPr>
            <w:strike/>
          </w:rPr>
          <w:delText>utomating it</w:delText>
        </w:r>
        <w:r w:rsidRPr="00FC4A59" w:rsidDel="00DB416C">
          <w:delText xml:space="preserve"> would </w:delText>
        </w:r>
        <w:r w:rsidR="00C34AB9" w:rsidDel="00DB416C">
          <w:delText>allow</w:delText>
        </w:r>
        <w:r w:rsidRPr="00FC4A59" w:rsidDel="00DB416C">
          <w:delText xml:space="preserve"> rations to </w:delText>
        </w:r>
        <w:r w:rsidR="00C34AB9" w:rsidDel="00DB416C">
          <w:delText xml:space="preserve">be </w:delText>
        </w:r>
        <w:r w:rsidRPr="00FC4A59" w:rsidDel="00DB416C">
          <w:delText>adapted on the fly</w:delText>
        </w:r>
      </w:del>
      <w:r w:rsidRPr="00FC4A59">
        <w:t xml:space="preserve">. </w:t>
      </w:r>
    </w:p>
    <w:p w14:paraId="5163CDE7" w14:textId="76502F72" w:rsidR="00E33C89" w:rsidRDefault="00C34AB9" w:rsidP="00FC4A59">
      <w:r w:rsidRPr="00C34AB9">
        <w:t>We present an exploration of AI methods for calculating forage nutritional valu</w:t>
      </w:r>
      <w:r>
        <w:t>es</w:t>
      </w:r>
      <w:ins w:id="41" w:author="Gilles Tran" w:date="2025-02-17T17:57:00Z" w16du:dateUtc="2025-02-17T16:57:00Z">
        <w:r w:rsidR="00DB416C">
          <w:t xml:space="preserve"> according to the INRAE s</w:t>
        </w:r>
      </w:ins>
      <w:ins w:id="42" w:author="Gilles Tran" w:date="2025-02-17T17:58:00Z" w16du:dateUtc="2025-02-17T16:58:00Z">
        <w:r w:rsidR="00DB416C">
          <w:t>ystem</w:t>
        </w:r>
      </w:ins>
      <w:del w:id="43" w:author="Gilles Tran" w:date="2025-02-17T17:58:00Z" w16du:dateUtc="2025-02-17T16:58:00Z">
        <w:r w:rsidRPr="00C34AB9" w:rsidDel="00DB416C">
          <w:delText xml:space="preserve"> that are useful in ruminant feeding</w:delText>
        </w:r>
      </w:del>
      <w:r w:rsidRPr="00C34AB9">
        <w:t xml:space="preserve">, </w:t>
      </w:r>
      <w:ins w:id="44" w:author="Gilles Tran" w:date="2025-02-17T17:59:00Z" w16du:dateUtc="2025-02-17T16:59:00Z">
        <w:r w:rsidR="00AF69B9">
          <w:t xml:space="preserve">using as input values </w:t>
        </w:r>
      </w:ins>
      <w:del w:id="45" w:author="Gilles Tran" w:date="2025-02-17T17:59:00Z" w16du:dateUtc="2025-02-17T16:59:00Z">
        <w:r w:rsidRPr="00C34AB9" w:rsidDel="00AF69B9">
          <w:delText>based on</w:delText>
        </w:r>
      </w:del>
      <w:ins w:id="46" w:author="Gilles Tran" w:date="2025-02-17T17:58:00Z" w16du:dateUtc="2025-02-17T16:58:00Z">
        <w:r w:rsidR="00AF69B9">
          <w:t>six routine</w:t>
        </w:r>
      </w:ins>
      <w:r w:rsidRPr="00C34AB9">
        <w:t xml:space="preserve"> </w:t>
      </w:r>
      <w:r>
        <w:t>chemical parameters</w:t>
      </w:r>
      <w:r w:rsidRPr="00C34AB9">
        <w:t xml:space="preserve"> </w:t>
      </w:r>
      <w:del w:id="47" w:author="Gilles Tran" w:date="2025-02-17T17:59:00Z" w16du:dateUtc="2025-02-17T16:59:00Z">
        <w:r w:rsidRPr="00C34AB9" w:rsidDel="00AF69B9">
          <w:delText>that are easy to obtain.</w:delText>
        </w:r>
        <w:r w:rsidDel="00AF69B9">
          <w:delText xml:space="preserve"> </w:delText>
        </w:r>
        <w:r w:rsidR="00FC4A59" w:rsidRPr="00FC4A59" w:rsidDel="00AF69B9">
          <w:delText xml:space="preserve">We use six </w:delText>
        </w:r>
        <w:r w:rsidR="00FC4A59" w:rsidRPr="00E33C89" w:rsidDel="00AF69B9">
          <w:rPr>
            <w:strike/>
          </w:rPr>
          <w:delText>chemical values</w:delText>
        </w:r>
        <w:r w:rsidR="008E4B9A" w:rsidRPr="00E33C89" w:rsidDel="00AF69B9">
          <w:rPr>
            <w:strike/>
          </w:rPr>
          <w:delText xml:space="preserve"> routinely obtained by chemical analysis or</w:delText>
        </w:r>
        <w:r w:rsidR="00FC4A59" w:rsidRPr="00E33C89" w:rsidDel="00AF69B9">
          <w:rPr>
            <w:strike/>
          </w:rPr>
          <w:delText xml:space="preserve"> by </w:delText>
        </w:r>
        <w:r w:rsidR="008E4B9A" w:rsidRPr="00E33C89" w:rsidDel="00AF69B9">
          <w:rPr>
            <w:strike/>
          </w:rPr>
          <w:delText>NIR)</w:delText>
        </w:r>
        <w:r w:rsidR="008E4B9A" w:rsidDel="00AF69B9">
          <w:delText xml:space="preserve"> </w:delText>
        </w:r>
        <w:r w:rsidDel="00AF69B9">
          <w:delText xml:space="preserve">routine </w:delText>
        </w:r>
        <w:r w:rsidR="00E33C89" w:rsidDel="00AF69B9">
          <w:delText xml:space="preserve">parameters </w:delText>
        </w:r>
      </w:del>
      <w:r w:rsidR="00E33C89">
        <w:t>(</w:t>
      </w:r>
      <w:r w:rsidR="00FC4A59" w:rsidRPr="00FC4A59">
        <w:t>dry matter, mineral</w:t>
      </w:r>
      <w:r w:rsidR="00E33C89">
        <w:t>s</w:t>
      </w:r>
      <w:r w:rsidR="00FC4A59" w:rsidRPr="00FC4A59">
        <w:t>, crude protein, crude fibre, neutral detergent fibre, acid detergent fibre and ether extract) a</w:t>
      </w:r>
      <w:r w:rsidR="008E4B9A">
        <w:t>nd a</w:t>
      </w:r>
      <w:r w:rsidR="00FC4A59" w:rsidRPr="00FC4A59">
        <w:t xml:space="preserve"> text description of the forage in French</w:t>
      </w:r>
      <w:del w:id="48" w:author="Gilles Tran" w:date="2025-02-17T17:59:00Z" w16du:dateUtc="2025-02-17T16:59:00Z">
        <w:r w:rsidR="008E4B9A" w:rsidDel="00AF69B9">
          <w:delText xml:space="preserve"> as input values</w:delText>
        </w:r>
      </w:del>
      <w:r w:rsidR="00FC4A59" w:rsidRPr="00FC4A59">
        <w:t xml:space="preserve">. The </w:t>
      </w:r>
      <w:r w:rsidR="008E4B9A">
        <w:t>output</w:t>
      </w:r>
      <w:r w:rsidR="00FC4A59" w:rsidRPr="00FC4A59">
        <w:t xml:space="preserve"> values </w:t>
      </w:r>
      <w:r w:rsidR="008E4B9A" w:rsidRPr="008F3B34">
        <w:rPr>
          <w:strike/>
        </w:rPr>
        <w:t>to determine</w:t>
      </w:r>
      <w:r w:rsidR="008E4B9A">
        <w:t xml:space="preserve"> </w:t>
      </w:r>
      <w:r w:rsidR="00FC4A59" w:rsidRPr="00FC4A59">
        <w:t xml:space="preserve">are </w:t>
      </w:r>
      <w:r w:rsidR="00E33C89">
        <w:t xml:space="preserve">energy indicators </w:t>
      </w:r>
      <w:r w:rsidR="006A03C0">
        <w:t xml:space="preserve">(expressed as Forage Unit </w:t>
      </w:r>
      <w:r w:rsidR="008E4B9A" w:rsidRPr="008E4B9A">
        <w:rPr>
          <w:highlight w:val="yellow"/>
        </w:rPr>
        <w:t xml:space="preserve">for Lactation </w:t>
      </w:r>
      <w:r w:rsidR="00FC4A59" w:rsidRPr="008E4B9A">
        <w:rPr>
          <w:highlight w:val="yellow"/>
        </w:rPr>
        <w:t>(</w:t>
      </w:r>
      <w:r w:rsidR="006A03C0">
        <w:rPr>
          <w:highlight w:val="yellow"/>
        </w:rPr>
        <w:t>UFL</w:t>
      </w:r>
      <w:r w:rsidR="00FC4A59" w:rsidRPr="008E4B9A">
        <w:rPr>
          <w:highlight w:val="yellow"/>
        </w:rPr>
        <w:t xml:space="preserve">), </w:t>
      </w:r>
      <w:r w:rsidR="006A03C0">
        <w:rPr>
          <w:highlight w:val="yellow"/>
        </w:rPr>
        <w:t xml:space="preserve">and Forage Unit </w:t>
      </w:r>
      <w:r w:rsidR="008E4B9A" w:rsidRPr="008E4B9A">
        <w:rPr>
          <w:highlight w:val="yellow"/>
        </w:rPr>
        <w:t>for meat production</w:t>
      </w:r>
      <w:r w:rsidR="00FC4A59" w:rsidRPr="008E4B9A">
        <w:rPr>
          <w:highlight w:val="yellow"/>
        </w:rPr>
        <w:t xml:space="preserve"> (</w:t>
      </w:r>
      <w:del w:id="49" w:author="Gilles Tran" w:date="2025-02-17T17:43:00Z" w16du:dateUtc="2025-02-17T16:43:00Z">
        <w:r w:rsidR="006A03C0" w:rsidDel="001F7993">
          <w:rPr>
            <w:highlight w:val="yellow"/>
          </w:rPr>
          <w:delText>UFv</w:delText>
        </w:r>
      </w:del>
      <w:ins w:id="50" w:author="Gilles Tran" w:date="2025-02-17T17:43:00Z" w16du:dateUtc="2025-02-17T16:43:00Z">
        <w:r w:rsidR="001F7993">
          <w:rPr>
            <w:highlight w:val="yellow"/>
          </w:rPr>
          <w:t>UFV</w:t>
        </w:r>
      </w:ins>
      <w:r w:rsidR="00E33C89">
        <w:rPr>
          <w:highlight w:val="yellow"/>
        </w:rPr>
        <w:t>)</w:t>
      </w:r>
      <w:r w:rsidR="006A03C0">
        <w:rPr>
          <w:highlight w:val="yellow"/>
        </w:rPr>
        <w:t>)</w:t>
      </w:r>
      <w:r w:rsidR="00E33C89">
        <w:rPr>
          <w:highlight w:val="yellow"/>
        </w:rPr>
        <w:t xml:space="preserve"> and protein indicators</w:t>
      </w:r>
      <w:r>
        <w:rPr>
          <w:highlight w:val="yellow"/>
        </w:rPr>
        <w:t xml:space="preserve"> </w:t>
      </w:r>
      <w:r w:rsidR="00E33C89">
        <w:rPr>
          <w:highlight w:val="yellow"/>
        </w:rPr>
        <w:t>(</w:t>
      </w:r>
      <w:r w:rsidR="008E4B9A" w:rsidRPr="008E4B9A">
        <w:rPr>
          <w:highlight w:val="yellow"/>
        </w:rPr>
        <w:t>Truly digestible protein</w:t>
      </w:r>
      <w:r w:rsidR="00FC4A59" w:rsidRPr="008E4B9A">
        <w:rPr>
          <w:highlight w:val="yellow"/>
        </w:rPr>
        <w:t xml:space="preserve"> (</w:t>
      </w:r>
      <w:r w:rsidR="008E4B9A" w:rsidRPr="008E4B9A">
        <w:rPr>
          <w:highlight w:val="yellow"/>
        </w:rPr>
        <w:t>PDI</w:t>
      </w:r>
      <w:r w:rsidR="00FC4A59" w:rsidRPr="008E4B9A">
        <w:rPr>
          <w:highlight w:val="yellow"/>
        </w:rPr>
        <w:t xml:space="preserve">), </w:t>
      </w:r>
      <w:r w:rsidR="008E4B9A" w:rsidRPr="008E4B9A">
        <w:rPr>
          <w:highlight w:val="yellow"/>
        </w:rPr>
        <w:t xml:space="preserve">Truly Digestible </w:t>
      </w:r>
      <w:r w:rsidR="00EC4534">
        <w:rPr>
          <w:highlight w:val="yellow"/>
        </w:rPr>
        <w:t>D</w:t>
      </w:r>
      <w:r w:rsidR="008E4B9A" w:rsidRPr="008E4B9A">
        <w:rPr>
          <w:highlight w:val="yellow"/>
        </w:rPr>
        <w:t xml:space="preserve">ietary </w:t>
      </w:r>
      <w:r w:rsidR="00EC4534">
        <w:rPr>
          <w:highlight w:val="yellow"/>
        </w:rPr>
        <w:t>P</w:t>
      </w:r>
      <w:r w:rsidR="008E4B9A" w:rsidRPr="008E4B9A">
        <w:rPr>
          <w:highlight w:val="yellow"/>
        </w:rPr>
        <w:t xml:space="preserve">rotein </w:t>
      </w:r>
      <w:r w:rsidR="00FC4A59" w:rsidRPr="008E4B9A">
        <w:rPr>
          <w:highlight w:val="yellow"/>
        </w:rPr>
        <w:t>(</w:t>
      </w:r>
      <w:r w:rsidR="008E4B9A" w:rsidRPr="008E4B9A">
        <w:rPr>
          <w:highlight w:val="yellow"/>
        </w:rPr>
        <w:t>PDIA</w:t>
      </w:r>
      <w:r w:rsidR="00FC4A59" w:rsidRPr="008E4B9A">
        <w:rPr>
          <w:highlight w:val="yellow"/>
        </w:rPr>
        <w:t>) and Rumen Protein Balance (</w:t>
      </w:r>
      <w:commentRangeStart w:id="51"/>
      <w:del w:id="52" w:author="Gilles Tran" w:date="2025-02-17T17:39:00Z" w16du:dateUtc="2025-02-17T16:39:00Z">
        <w:r w:rsidR="008E4B9A" w:rsidRPr="008E4B9A" w:rsidDel="001F7993">
          <w:rPr>
            <w:highlight w:val="yellow"/>
          </w:rPr>
          <w:delText>RPB</w:delText>
        </w:r>
      </w:del>
      <w:ins w:id="53" w:author="Gilles Tran" w:date="2025-02-17T17:39:00Z" w16du:dateUtc="2025-02-17T16:39:00Z">
        <w:r w:rsidR="001F7993">
          <w:rPr>
            <w:highlight w:val="yellow"/>
          </w:rPr>
          <w:t>BPR</w:t>
        </w:r>
        <w:commentRangeEnd w:id="51"/>
        <w:r w:rsidR="001F7993">
          <w:rPr>
            <w:rStyle w:val="Marquedecommentaire"/>
          </w:rPr>
          <w:commentReference w:id="51"/>
        </w:r>
      </w:ins>
      <w:r w:rsidR="00FC4A59" w:rsidRPr="008E4B9A">
        <w:rPr>
          <w:highlight w:val="yellow"/>
        </w:rPr>
        <w:t>)</w:t>
      </w:r>
      <w:r w:rsidR="00E33C89">
        <w:t>)</w:t>
      </w:r>
      <w:r w:rsidR="00FC4A59" w:rsidRPr="00FC4A59">
        <w:t xml:space="preserve">. </w:t>
      </w:r>
    </w:p>
    <w:p w14:paraId="682DEB90" w14:textId="4E083D20" w:rsidR="00FC4A59" w:rsidRPr="00FC4A59" w:rsidRDefault="00FC4A59" w:rsidP="00FC4A59">
      <w:r w:rsidRPr="00FC4A59">
        <w:t xml:space="preserve">These </w:t>
      </w:r>
      <w:r w:rsidR="006A03C0">
        <w:t xml:space="preserve">data </w:t>
      </w:r>
      <w:r w:rsidRPr="006A03C0">
        <w:rPr>
          <w:strike/>
        </w:rPr>
        <w:t xml:space="preserve">information </w:t>
      </w:r>
      <w:r w:rsidRPr="00FC4A59">
        <w:t xml:space="preserve">are combined in </w:t>
      </w:r>
      <w:r w:rsidR="008F3B34">
        <w:t>P</w:t>
      </w:r>
      <w:r w:rsidRPr="00FC4A59">
        <w:t xml:space="preserve">ython using independent machine learning and deep learning techniques, including the use of a fine-tuned LLM from </w:t>
      </w:r>
      <w:commentRangeStart w:id="54"/>
      <w:r w:rsidRPr="00FC4A59">
        <w:t>BERT</w:t>
      </w:r>
      <w:commentRangeEnd w:id="54"/>
      <w:r w:rsidR="00E33C89">
        <w:rPr>
          <w:rStyle w:val="Marquedecommentaire"/>
        </w:rPr>
        <w:commentReference w:id="54"/>
      </w:r>
      <w:r w:rsidRPr="00FC4A59">
        <w:t xml:space="preserve"> on agricultural vocabulary. The training data</w:t>
      </w:r>
      <w:r w:rsidR="00E33C89">
        <w:t xml:space="preserve"> (</w:t>
      </w:r>
      <w:r w:rsidR="00E33C89" w:rsidRPr="008F3B34">
        <w:rPr>
          <w:highlight w:val="yellow"/>
        </w:rPr>
        <w:t>XXX forages</w:t>
      </w:r>
      <w:r w:rsidR="00E33C89">
        <w:t>)</w:t>
      </w:r>
      <w:r w:rsidRPr="00FC4A59">
        <w:t xml:space="preserve"> </w:t>
      </w:r>
      <w:r w:rsidR="00C34AB9" w:rsidRPr="00C34AB9">
        <w:rPr>
          <w:highlight w:val="yellow"/>
        </w:rPr>
        <w:t>wa</w:t>
      </w:r>
      <w:r w:rsidRPr="00FC4A59">
        <w:t xml:space="preserve">s taken from </w:t>
      </w:r>
      <w:r w:rsidR="00E33C89">
        <w:t>INRA Feeding System for Ruminants</w:t>
      </w:r>
      <w:r w:rsidR="00914483">
        <w:t xml:space="preserve"> (INRA, 2018)</w:t>
      </w:r>
    </w:p>
    <w:p w14:paraId="44B2DC5D" w14:textId="4C61DBBE" w:rsidR="00FC4A59" w:rsidRPr="00FC4A59" w:rsidRDefault="00FC4A59" w:rsidP="00FC4A59">
      <w:commentRangeStart w:id="55"/>
      <w:r w:rsidRPr="00FC4A59">
        <w:t>Using simple machine learning already gives good results. For energy values (</w:t>
      </w:r>
      <w:del w:id="56" w:author="Gilles Tran" w:date="2025-02-17T17:39:00Z" w16du:dateUtc="2025-02-17T16:39:00Z">
        <w:r w:rsidR="000A6CF3" w:rsidDel="001F7993">
          <w:delText>NE</w:delText>
        </w:r>
        <w:r w:rsidR="008F3B34" w:rsidDel="001F7993">
          <w:delText xml:space="preserve">L </w:delText>
        </w:r>
      </w:del>
      <w:ins w:id="57" w:author="Gilles Tran" w:date="2025-02-17T17:39:00Z" w16du:dateUtc="2025-02-17T16:39:00Z">
        <w:r w:rsidR="001F7993">
          <w:t xml:space="preserve">UFL </w:t>
        </w:r>
      </w:ins>
      <w:r w:rsidR="008F3B34">
        <w:t xml:space="preserve">and </w:t>
      </w:r>
      <w:del w:id="58" w:author="Gilles Tran" w:date="2025-02-17T17:39:00Z" w16du:dateUtc="2025-02-17T16:39:00Z">
        <w:r w:rsidR="000A6CF3" w:rsidDel="001F7993">
          <w:delText>NEM</w:delText>
        </w:r>
      </w:del>
      <w:ins w:id="59" w:author="Gilles Tran" w:date="2025-02-17T17:39:00Z" w16du:dateUtc="2025-02-17T16:39:00Z">
        <w:r w:rsidR="001F7993">
          <w:t>UFV</w:t>
        </w:r>
      </w:ins>
      <w:r w:rsidRPr="00FC4A59">
        <w:t>), using an</w:t>
      </w:r>
      <w:r w:rsidRPr="008F3B34">
        <w:rPr>
          <w:strike/>
        </w:rPr>
        <w:t>d</w:t>
      </w:r>
      <w:r w:rsidRPr="00FC4A59">
        <w:t xml:space="preserve"> </w:t>
      </w:r>
      <w:commentRangeStart w:id="60"/>
      <w:proofErr w:type="spellStart"/>
      <w:r w:rsidRPr="00FC4A59">
        <w:t>XGBoost</w:t>
      </w:r>
      <w:proofErr w:type="spellEnd"/>
      <w:r w:rsidRPr="00FC4A59">
        <w:t xml:space="preserve"> Regressor </w:t>
      </w:r>
      <w:commentRangeEnd w:id="60"/>
      <w:r w:rsidR="008F3B34">
        <w:rPr>
          <w:rStyle w:val="Marquedecommentaire"/>
        </w:rPr>
        <w:commentReference w:id="60"/>
      </w:r>
      <w:r w:rsidRPr="00FC4A59">
        <w:t xml:space="preserve">to combine all chemical values with a multiple correspondence analysis of all the </w:t>
      </w:r>
      <w:commentRangeStart w:id="61"/>
      <w:r w:rsidRPr="00FC4A59">
        <w:t xml:space="preserve">labels </w:t>
      </w:r>
      <w:commentRangeEnd w:id="61"/>
      <w:r w:rsidR="008F3B34">
        <w:rPr>
          <w:rStyle w:val="Marquedecommentaire"/>
        </w:rPr>
        <w:commentReference w:id="61"/>
      </w:r>
      <w:r w:rsidRPr="00FC4A59">
        <w:t xml:space="preserve">results in a Mean Absolute Error (MAE) of 0.26 and 0.24 respectively. </w:t>
      </w:r>
      <w:r w:rsidR="008F3B34">
        <w:t>F</w:t>
      </w:r>
      <w:r w:rsidRPr="00FC4A59">
        <w:t>or the protein values (</w:t>
      </w:r>
      <w:r w:rsidR="008F3B34">
        <w:t>PDI, PDIA</w:t>
      </w:r>
      <w:r w:rsidRPr="00FC4A59">
        <w:t xml:space="preserve"> and </w:t>
      </w:r>
      <w:del w:id="62" w:author="Gilles Tran" w:date="2025-02-17T17:39:00Z" w16du:dateUtc="2025-02-17T16:39:00Z">
        <w:r w:rsidRPr="00FC4A59" w:rsidDel="001F7993">
          <w:delText>RPB</w:delText>
        </w:r>
      </w:del>
      <w:ins w:id="63" w:author="Gilles Tran" w:date="2025-02-17T17:39:00Z" w16du:dateUtc="2025-02-17T16:39:00Z">
        <w:r w:rsidR="001F7993">
          <w:t>BPR</w:t>
        </w:r>
      </w:ins>
      <w:r w:rsidRPr="00FC4A59">
        <w:t xml:space="preserve">), combining the chemical values with the </w:t>
      </w:r>
      <w:r w:rsidR="008F3B34">
        <w:t xml:space="preserve">first two </w:t>
      </w:r>
      <w:r w:rsidRPr="00FC4A59">
        <w:t xml:space="preserve">raw </w:t>
      </w:r>
      <w:r w:rsidRPr="008F3B34">
        <w:rPr>
          <w:strike/>
        </w:rPr>
        <w:t>first</w:t>
      </w:r>
      <w:r w:rsidRPr="00FC4A59">
        <w:t xml:space="preserve"> </w:t>
      </w:r>
      <w:r w:rsidRPr="008F3B34">
        <w:rPr>
          <w:u w:val="single"/>
        </w:rPr>
        <w:t>two</w:t>
      </w:r>
      <w:r w:rsidRPr="00FC4A59">
        <w:t xml:space="preserve"> levels of our labels using a </w:t>
      </w:r>
      <w:commentRangeStart w:id="64"/>
      <w:r w:rsidRPr="00FC4A59">
        <w:t>decision tree with gradient boosting</w:t>
      </w:r>
      <w:commentRangeEnd w:id="64"/>
      <w:r w:rsidR="008F3B34">
        <w:rPr>
          <w:rStyle w:val="Marquedecommentaire"/>
        </w:rPr>
        <w:commentReference w:id="64"/>
      </w:r>
      <w:r w:rsidRPr="00FC4A59">
        <w:t xml:space="preserve"> </w:t>
      </w:r>
      <w:r w:rsidR="008F3B34">
        <w:t>results</w:t>
      </w:r>
      <w:r w:rsidRPr="00FC4A59">
        <w:t xml:space="preserve"> in MAE values of 0.17, 0.13 and 0.087 </w:t>
      </w:r>
      <w:commentRangeStart w:id="65"/>
      <w:r w:rsidRPr="00FC4A59">
        <w:t>respectively</w:t>
      </w:r>
      <w:commentRangeEnd w:id="65"/>
      <w:r w:rsidR="000A6CF3">
        <w:rPr>
          <w:rStyle w:val="Marquedecommentaire"/>
        </w:rPr>
        <w:commentReference w:id="65"/>
      </w:r>
      <w:r w:rsidRPr="00FC4A59">
        <w:t>.</w:t>
      </w:r>
      <w:commentRangeEnd w:id="55"/>
      <w:r w:rsidR="001F7993">
        <w:rPr>
          <w:rStyle w:val="Marquedecommentaire"/>
        </w:rPr>
        <w:commentReference w:id="55"/>
      </w:r>
    </w:p>
    <w:p w14:paraId="60F74115" w14:textId="70DEB0D7" w:rsidR="0045681E" w:rsidRPr="00FC4A59" w:rsidRDefault="00FC4A59" w:rsidP="00FC4A59">
      <w:pPr>
        <w:rPr>
          <w:lang w:val="en-US"/>
        </w:rPr>
      </w:pPr>
      <w:r w:rsidRPr="00FC4A59">
        <w:t xml:space="preserve">The deep-learning approach consists </w:t>
      </w:r>
      <w:r w:rsidR="003F19FC">
        <w:t>of</w:t>
      </w:r>
      <w:r w:rsidRPr="00FC4A59">
        <w:t xml:space="preserve"> using a </w:t>
      </w:r>
      <w:commentRangeStart w:id="66"/>
      <w:r w:rsidRPr="00FC4A59">
        <w:t xml:space="preserve">fine-tuned LLM </w:t>
      </w:r>
      <w:commentRangeEnd w:id="66"/>
      <w:r w:rsidR="00A036A9">
        <w:rPr>
          <w:rStyle w:val="Marquedecommentaire"/>
        </w:rPr>
        <w:commentReference w:id="66"/>
      </w:r>
      <w:r w:rsidRPr="00FC4A59">
        <w:t>to retrieve the embeddings of the fodder description and combining these embeddings with the chemical values using a multi-layer perceptron. This method gives us results of [</w:t>
      </w:r>
      <w:proofErr w:type="spellStart"/>
      <w:r w:rsidRPr="00FC4A59">
        <w:t>ins</w:t>
      </w:r>
      <w:r w:rsidRPr="00FC4A59">
        <w:rPr>
          <w:rFonts w:hint="cs"/>
        </w:rPr>
        <w:t>é</w:t>
      </w:r>
      <w:r w:rsidRPr="00FC4A59">
        <w:t>rer</w:t>
      </w:r>
      <w:proofErr w:type="spellEnd"/>
      <w:r w:rsidRPr="00FC4A59">
        <w:t xml:space="preserve"> </w:t>
      </w:r>
      <w:proofErr w:type="spellStart"/>
      <w:r w:rsidRPr="00FC4A59">
        <w:t>r</w:t>
      </w:r>
      <w:r w:rsidRPr="00FC4A59">
        <w:rPr>
          <w:rFonts w:hint="cs"/>
        </w:rPr>
        <w:t>é</w:t>
      </w:r>
      <w:r w:rsidRPr="00FC4A59">
        <w:t>sultats</w:t>
      </w:r>
      <w:proofErr w:type="spellEnd"/>
      <w:r w:rsidRPr="00FC4A59">
        <w:t xml:space="preserve"> du deep].</w:t>
      </w:r>
    </w:p>
    <w:sectPr w:rsidR="0045681E" w:rsidRPr="00FC4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0" w:author="Valérie Heuzé" w:date="2025-02-17T17:29:00Z" w:initials="VH">
    <w:p w14:paraId="06DBF828" w14:textId="77777777" w:rsidR="004738D2" w:rsidRDefault="004738D2" w:rsidP="004738D2">
      <w:pPr>
        <w:pStyle w:val="Commentaire"/>
      </w:pPr>
      <w:r>
        <w:rPr>
          <w:rStyle w:val="Marquedecommentaire"/>
        </w:rPr>
        <w:annotationRef/>
      </w:r>
      <w:r>
        <w:t>Introduire ici les modèles et les méthodes?(Régressions spéciales vs. Régression linéaire; LLM etc…)</w:t>
      </w:r>
    </w:p>
  </w:comment>
  <w:comment w:id="51" w:author="Gilles Tran" w:date="2025-02-17T17:39:00Z" w:initials="GT">
    <w:p w14:paraId="362E84CF" w14:textId="77777777" w:rsidR="001F7993" w:rsidRDefault="001F7993" w:rsidP="001F7993">
      <w:pPr>
        <w:pStyle w:val="Commentaire"/>
      </w:pPr>
      <w:r>
        <w:rPr>
          <w:rStyle w:val="Marquedecommentaire"/>
        </w:rPr>
        <w:annotationRef/>
      </w:r>
      <w:r>
        <w:t>Garder les abréviations françaises</w:t>
      </w:r>
    </w:p>
  </w:comment>
  <w:comment w:id="54" w:author="Valérie Heuzé" w:date="2025-02-17T16:31:00Z" w:initials="VH">
    <w:p w14:paraId="7CDF09A1" w14:textId="28681EFF" w:rsidR="00E33C89" w:rsidRDefault="00E33C89" w:rsidP="00E33C89">
      <w:pPr>
        <w:pStyle w:val="Commentaire"/>
      </w:pPr>
      <w:r>
        <w:rPr>
          <w:rStyle w:val="Marquedecommentaire"/>
        </w:rPr>
        <w:annotationRef/>
      </w:r>
      <w:r>
        <w:t>expliciter</w:t>
      </w:r>
    </w:p>
  </w:comment>
  <w:comment w:id="60" w:author="Valérie Heuzé" w:date="2025-02-17T16:26:00Z" w:initials="VH">
    <w:p w14:paraId="6489BFCD" w14:textId="4332B350" w:rsidR="008F3B34" w:rsidRDefault="008F3B34" w:rsidP="008F3B34">
      <w:pPr>
        <w:pStyle w:val="Commentaire"/>
      </w:pPr>
      <w:r>
        <w:rPr>
          <w:rStyle w:val="Marquedecommentaire"/>
        </w:rPr>
        <w:annotationRef/>
      </w:r>
      <w:r>
        <w:t>expliciter</w:t>
      </w:r>
    </w:p>
  </w:comment>
  <w:comment w:id="61" w:author="Valérie Heuzé" w:date="2025-02-17T16:21:00Z" w:initials="VH">
    <w:p w14:paraId="5F72E979" w14:textId="0989862E" w:rsidR="008F3B34" w:rsidRDefault="008F3B34" w:rsidP="008F3B34">
      <w:pPr>
        <w:pStyle w:val="Commentaire"/>
      </w:pPr>
      <w:r>
        <w:rPr>
          <w:rStyle w:val="Marquedecommentaire"/>
        </w:rPr>
        <w:annotationRef/>
      </w:r>
      <w:r>
        <w:t>Cela n’a pas été défini</w:t>
      </w:r>
    </w:p>
  </w:comment>
  <w:comment w:id="64" w:author="Valérie Heuzé" w:date="2025-02-17T16:26:00Z" w:initials="VH">
    <w:p w14:paraId="6F2A02F1" w14:textId="77777777" w:rsidR="008F3B34" w:rsidRDefault="008F3B34" w:rsidP="008F3B34">
      <w:pPr>
        <w:pStyle w:val="Commentaire"/>
      </w:pPr>
      <w:r>
        <w:rPr>
          <w:rStyle w:val="Marquedecommentaire"/>
        </w:rPr>
        <w:annotationRef/>
      </w:r>
      <w:r>
        <w:t>Il faudrait expliquer un peu</w:t>
      </w:r>
    </w:p>
  </w:comment>
  <w:comment w:id="65" w:author="Valérie Heuzé" w:date="2025-02-17T17:11:00Z" w:initials="VH">
    <w:p w14:paraId="5F25C639" w14:textId="77777777" w:rsidR="00A036A9" w:rsidRDefault="000A6CF3" w:rsidP="00A036A9">
      <w:pPr>
        <w:pStyle w:val="Commentaire"/>
      </w:pPr>
      <w:r>
        <w:rPr>
          <w:rStyle w:val="Marquedecommentaire"/>
        </w:rPr>
        <w:annotationRef/>
      </w:r>
      <w:r w:rsidR="00A036A9">
        <w:t>Dire pourquoi c’est bien ces valeurs de MAE</w:t>
      </w:r>
    </w:p>
  </w:comment>
  <w:comment w:id="55" w:author="Gilles Tran" w:date="2025-02-17T17:42:00Z" w:initials="GT">
    <w:p w14:paraId="241604D4" w14:textId="58961FFF" w:rsidR="001F7993" w:rsidRDefault="001F7993" w:rsidP="001F7993">
      <w:pPr>
        <w:pStyle w:val="Commentaire"/>
      </w:pPr>
      <w:r>
        <w:rPr>
          <w:rStyle w:val="Marquedecommentaire"/>
        </w:rPr>
        <w:annotationRef/>
      </w:r>
      <w:r>
        <w:t>Il faut expliciter dans cette partie l’intérêt de la méthode et dire en quoi les valeurs de MAE sont bonnes</w:t>
      </w:r>
    </w:p>
  </w:comment>
  <w:comment w:id="66" w:author="Valérie Heuzé" w:date="2025-02-17T18:11:00Z" w:initials="VH">
    <w:p w14:paraId="291D2416" w14:textId="77777777" w:rsidR="00A036A9" w:rsidRDefault="00A036A9" w:rsidP="00A036A9">
      <w:pPr>
        <w:pStyle w:val="Commentaire"/>
      </w:pPr>
      <w:r>
        <w:rPr>
          <w:rStyle w:val="Marquedecommentaire"/>
        </w:rPr>
        <w:annotationRef/>
      </w:r>
      <w:r>
        <w:t>Dire ce que c’est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DBF828" w15:done="0"/>
  <w15:commentEx w15:paraId="362E84CF" w15:done="0"/>
  <w15:commentEx w15:paraId="7CDF09A1" w15:done="0"/>
  <w15:commentEx w15:paraId="6489BFCD" w15:done="0"/>
  <w15:commentEx w15:paraId="5F72E979" w15:done="0"/>
  <w15:commentEx w15:paraId="6F2A02F1" w15:done="0"/>
  <w15:commentEx w15:paraId="5F25C639" w15:done="0"/>
  <w15:commentEx w15:paraId="241604D4" w15:done="0"/>
  <w15:commentEx w15:paraId="291D24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D6F833" w16cex:dateUtc="2025-02-17T16:29:00Z"/>
  <w16cex:commentExtensible w16cex:durableId="7D32A319" w16cex:dateUtc="2025-02-17T16:39:00Z"/>
  <w16cex:commentExtensible w16cex:durableId="76B3FE5B" w16cex:dateUtc="2025-02-17T15:31:00Z"/>
  <w16cex:commentExtensible w16cex:durableId="42DE6D2F" w16cex:dateUtc="2025-02-17T15:26:00Z"/>
  <w16cex:commentExtensible w16cex:durableId="3C222AAB" w16cex:dateUtc="2025-02-17T15:21:00Z"/>
  <w16cex:commentExtensible w16cex:durableId="7A2803A1" w16cex:dateUtc="2025-02-17T15:26:00Z"/>
  <w16cex:commentExtensible w16cex:durableId="35DC360F" w16cex:dateUtc="2025-02-17T16:11:00Z"/>
  <w16cex:commentExtensible w16cex:durableId="3CD32580" w16cex:dateUtc="2025-02-17T16:42:00Z"/>
  <w16cex:commentExtensible w16cex:durableId="11CD74EE" w16cex:dateUtc="2025-02-17T17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DBF828" w16cid:durableId="0DD6F833"/>
  <w16cid:commentId w16cid:paraId="362E84CF" w16cid:durableId="7D32A319"/>
  <w16cid:commentId w16cid:paraId="7CDF09A1" w16cid:durableId="76B3FE5B"/>
  <w16cid:commentId w16cid:paraId="6489BFCD" w16cid:durableId="42DE6D2F"/>
  <w16cid:commentId w16cid:paraId="5F72E979" w16cid:durableId="3C222AAB"/>
  <w16cid:commentId w16cid:paraId="6F2A02F1" w16cid:durableId="7A2803A1"/>
  <w16cid:commentId w16cid:paraId="5F25C639" w16cid:durableId="35DC360F"/>
  <w16cid:commentId w16cid:paraId="241604D4" w16cid:durableId="3CD32580"/>
  <w16cid:commentId w16cid:paraId="291D2416" w16cid:durableId="11CD74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lles Tran">
    <w15:presenceInfo w15:providerId="Windows Live" w15:userId="6f4e9dd0b4a95eaa"/>
  </w15:person>
  <w15:person w15:author="Valérie Heuzé">
    <w15:presenceInfo w15:providerId="Windows Live" w15:userId="89d7150dd43b50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A59"/>
    <w:rsid w:val="000A6CF3"/>
    <w:rsid w:val="001F7993"/>
    <w:rsid w:val="003F19FC"/>
    <w:rsid w:val="0045681E"/>
    <w:rsid w:val="004738D2"/>
    <w:rsid w:val="005E1B9E"/>
    <w:rsid w:val="006A03C0"/>
    <w:rsid w:val="007B0028"/>
    <w:rsid w:val="00870E5D"/>
    <w:rsid w:val="008E4B9A"/>
    <w:rsid w:val="008F3B34"/>
    <w:rsid w:val="00914483"/>
    <w:rsid w:val="00951476"/>
    <w:rsid w:val="009D7A1D"/>
    <w:rsid w:val="00A036A9"/>
    <w:rsid w:val="00A82650"/>
    <w:rsid w:val="00AF69B9"/>
    <w:rsid w:val="00C34AB9"/>
    <w:rsid w:val="00DB416C"/>
    <w:rsid w:val="00E33C89"/>
    <w:rsid w:val="00EC4534"/>
    <w:rsid w:val="00F7555C"/>
    <w:rsid w:val="00FC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0B0EA"/>
  <w15:chartTrackingRefBased/>
  <w15:docId w15:val="{2398BEF4-F798-4589-A35A-8BB29C11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FC4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4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4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4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4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4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4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4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4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4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4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4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4A5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4A5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4A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4A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4A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4A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4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4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4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4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4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4A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4A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4A5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4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4A5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4A59"/>
    <w:rPr>
      <w:b/>
      <w:bCs/>
      <w:smallCaps/>
      <w:color w:val="0F4761" w:themeColor="accent1" w:themeShade="BF"/>
      <w:spacing w:val="5"/>
    </w:rPr>
  </w:style>
  <w:style w:type="paragraph" w:styleId="Rvision">
    <w:name w:val="Revision"/>
    <w:hidden/>
    <w:uiPriority w:val="99"/>
    <w:semiHidden/>
    <w:rsid w:val="008E4B9A"/>
    <w:pPr>
      <w:spacing w:after="0" w:line="240" w:lineRule="auto"/>
    </w:pPr>
    <w:rPr>
      <w:lang w:val="en-GB"/>
    </w:rPr>
  </w:style>
  <w:style w:type="character" w:styleId="Marquedecommentaire">
    <w:name w:val="annotation reference"/>
    <w:basedOn w:val="Policepardfaut"/>
    <w:uiPriority w:val="99"/>
    <w:semiHidden/>
    <w:unhideWhenUsed/>
    <w:rsid w:val="008F3B3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F3B3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F3B34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F3B3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F3B34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2355</Characters>
  <Application>Microsoft Office Word</Application>
  <DocSecurity>0</DocSecurity>
  <Lines>35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Fazerty</dc:creator>
  <cp:keywords/>
  <dc:description/>
  <cp:lastModifiedBy>Valérie Heuzé</cp:lastModifiedBy>
  <cp:revision>2</cp:revision>
  <dcterms:created xsi:type="dcterms:W3CDTF">2025-02-17T17:13:00Z</dcterms:created>
  <dcterms:modified xsi:type="dcterms:W3CDTF">2025-02-17T17:13:00Z</dcterms:modified>
</cp:coreProperties>
</file>